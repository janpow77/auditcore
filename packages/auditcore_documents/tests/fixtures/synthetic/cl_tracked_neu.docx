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☐</w:t>
            </w:r>
          </w:p>
        </w:tc>
        <w:tc>
          <w:p>
            <w:r>
              <w:t xml:space="preserve">Wurde die </w:t>
            </w:r>
            <w:del w:id="1" w:author="Muster" w:date="2026-01-01T00:00:00Z">
              <w:r>
                <w:delText>Belegprüfung</w:delText>
              </w:r>
            </w:del>
            <w:ins w:id="2" w:author="Muster" w:date="2026-01-01T00:00:00Z">
              <w:r>
                <w:t xml:space="preserve">stichprobenartige Belegprüfung</w:t>
              </w:r>
            </w:ins>
            <w:r>
              <w:t xml:space="preserve"> durchgeführt?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Sind die Belege vollständig?</w:t>
            </w:r>
          </w:p>
        </w:tc>
        <w:tc>
          <w:p/>
        </w:tc>
      </w:tr>
    </w:tbl>
    <w:sectPr/>
  </w:body>
</w:document>
</file>